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037B" w14:textId="7CC27C7C" w:rsidR="00A8610D" w:rsidRDefault="00A8610D" w:rsidP="00A8610D">
      <w:pPr>
        <w:pStyle w:val="Default"/>
        <w:spacing w:line="360" w:lineRule="auto"/>
        <w:jc w:val="both"/>
        <w:rPr>
          <w:color w:val="1F1F1F"/>
          <w:sz w:val="34"/>
          <w:szCs w:val="34"/>
        </w:rPr>
      </w:pPr>
      <w:r>
        <w:rPr>
          <w:b/>
          <w:bCs/>
          <w:color w:val="1F1F1F"/>
          <w:sz w:val="34"/>
          <w:szCs w:val="34"/>
        </w:rPr>
        <w:t xml:space="preserve">TERMOS DE USO E POLÍTICA DE PRIVACIDADE </w:t>
      </w:r>
    </w:p>
    <w:p w14:paraId="1FBB678B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Experiência Digital: </w:t>
      </w:r>
      <w:r>
        <w:rPr>
          <w:color w:val="1F1F1F"/>
          <w:sz w:val="22"/>
          <w:szCs w:val="22"/>
        </w:rPr>
        <w:t xml:space="preserve">A Música da Minha Conquista </w:t>
      </w:r>
    </w:p>
    <w:p w14:paraId="737FFB83" w14:textId="77777777" w:rsidR="00A8610D" w:rsidRDefault="00A8610D" w:rsidP="00A8610D">
      <w:pPr>
        <w:pStyle w:val="Default"/>
        <w:spacing w:line="360" w:lineRule="auto"/>
        <w:jc w:val="both"/>
        <w:rPr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Endereço eletrônico: </w:t>
      </w:r>
      <w:r>
        <w:rPr>
          <w:sz w:val="22"/>
          <w:szCs w:val="22"/>
        </w:rPr>
        <w:t xml:space="preserve">www.amusicadaminhaconquistacomsenacead.com </w:t>
      </w:r>
    </w:p>
    <w:p w14:paraId="0FE0BD64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Realização: </w:t>
      </w:r>
      <w:r>
        <w:rPr>
          <w:color w:val="1F1F1F"/>
          <w:sz w:val="22"/>
          <w:szCs w:val="22"/>
        </w:rPr>
        <w:t xml:space="preserve">Senac EAD </w:t>
      </w:r>
    </w:p>
    <w:p w14:paraId="5C24FA3E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3BCE4EEA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1. TERMOS DE USO E ACEITE </w:t>
      </w:r>
    </w:p>
    <w:p w14:paraId="72ED4F67" w14:textId="77777777" w:rsidR="005210E9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Ao interagir com o site </w:t>
      </w:r>
      <w:r>
        <w:rPr>
          <w:b/>
          <w:bCs/>
          <w:sz w:val="22"/>
          <w:szCs w:val="22"/>
        </w:rPr>
        <w:t>www.amusicadaminhaconquistacomsenacead.com</w:t>
      </w:r>
      <w:r>
        <w:rPr>
          <w:color w:val="1F1F1F"/>
          <w:sz w:val="22"/>
          <w:szCs w:val="22"/>
        </w:rPr>
        <w:t xml:space="preserve">, você concorda integralmente com as condições descritas abaixo. </w:t>
      </w:r>
    </w:p>
    <w:p w14:paraId="0E2E78C9" w14:textId="77777777" w:rsidR="005210E9" w:rsidRDefault="005210E9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74B63993" w14:textId="5149D524" w:rsidR="00A8610D" w:rsidRDefault="005210E9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CASO NÃO CONCORDE COM QUALQUER UMA DAS CONDIÇÕES, RECOMENDAMOS QUE NÃO SUBMETA SUAS INFORMAÇÕES NA PLATAFORMA</w:t>
      </w:r>
      <w:r w:rsidR="00A8610D">
        <w:rPr>
          <w:color w:val="1F1F1F"/>
          <w:sz w:val="22"/>
          <w:szCs w:val="22"/>
        </w:rPr>
        <w:t xml:space="preserve">. </w:t>
      </w:r>
    </w:p>
    <w:p w14:paraId="3296D550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0DCBC30D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1.1. Como Funciona a Experiência Digital </w:t>
      </w:r>
    </w:p>
    <w:p w14:paraId="657D34B5" w14:textId="77777777" w:rsidR="005210E9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A plataforma permite que você compartilhe a música que simboliza a sua conquista acadêmica/pessoal com o Senac EAD. </w:t>
      </w:r>
    </w:p>
    <w:p w14:paraId="5361F59B" w14:textId="77777777" w:rsidR="005210E9" w:rsidRDefault="005210E9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5D068CEF" w14:textId="72DECC7E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Para participar, você deverá fornecer</w:t>
      </w:r>
      <w:r w:rsidR="005210E9">
        <w:rPr>
          <w:color w:val="1F1F1F"/>
          <w:sz w:val="22"/>
          <w:szCs w:val="22"/>
        </w:rPr>
        <w:t>: (i)</w:t>
      </w:r>
      <w:r>
        <w:rPr>
          <w:color w:val="1F1F1F"/>
          <w:sz w:val="22"/>
          <w:szCs w:val="22"/>
        </w:rPr>
        <w:t xml:space="preserve"> seu nome completo</w:t>
      </w:r>
      <w:r w:rsidR="005210E9">
        <w:rPr>
          <w:color w:val="1F1F1F"/>
          <w:sz w:val="22"/>
          <w:szCs w:val="22"/>
        </w:rPr>
        <w:t>; (</w:t>
      </w:r>
      <w:proofErr w:type="spellStart"/>
      <w:r w:rsidR="005210E9">
        <w:rPr>
          <w:color w:val="1F1F1F"/>
          <w:sz w:val="22"/>
          <w:szCs w:val="22"/>
        </w:rPr>
        <w:t>ii</w:t>
      </w:r>
      <w:proofErr w:type="spellEnd"/>
      <w:r w:rsidR="005210E9">
        <w:rPr>
          <w:color w:val="1F1F1F"/>
          <w:sz w:val="22"/>
          <w:szCs w:val="22"/>
        </w:rPr>
        <w:t>)</w:t>
      </w:r>
      <w:r>
        <w:rPr>
          <w:color w:val="1F1F1F"/>
          <w:sz w:val="22"/>
          <w:szCs w:val="22"/>
        </w:rPr>
        <w:t xml:space="preserve"> e-mail</w:t>
      </w:r>
      <w:r w:rsidR="005210E9">
        <w:rPr>
          <w:color w:val="1F1F1F"/>
          <w:sz w:val="22"/>
          <w:szCs w:val="22"/>
        </w:rPr>
        <w:t>;</w:t>
      </w:r>
      <w:r>
        <w:rPr>
          <w:color w:val="1F1F1F"/>
          <w:sz w:val="22"/>
          <w:szCs w:val="22"/>
        </w:rPr>
        <w:t xml:space="preserve"> e</w:t>
      </w:r>
      <w:r w:rsidR="005210E9">
        <w:rPr>
          <w:color w:val="1F1F1F"/>
          <w:sz w:val="22"/>
          <w:szCs w:val="22"/>
        </w:rPr>
        <w:t xml:space="preserve"> (</w:t>
      </w:r>
      <w:proofErr w:type="spellStart"/>
      <w:r w:rsidR="005210E9">
        <w:rPr>
          <w:color w:val="1F1F1F"/>
          <w:sz w:val="22"/>
          <w:szCs w:val="22"/>
        </w:rPr>
        <w:t>iii</w:t>
      </w:r>
      <w:proofErr w:type="spellEnd"/>
      <w:r w:rsidR="005210E9">
        <w:rPr>
          <w:color w:val="1F1F1F"/>
          <w:sz w:val="22"/>
          <w:szCs w:val="22"/>
        </w:rPr>
        <w:t>)</w:t>
      </w:r>
      <w:r>
        <w:rPr>
          <w:color w:val="1F1F1F"/>
          <w:sz w:val="22"/>
          <w:szCs w:val="22"/>
        </w:rPr>
        <w:t xml:space="preserve"> selecionar a música desejada. </w:t>
      </w:r>
    </w:p>
    <w:p w14:paraId="205719B9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5F59840A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1.2. Publicação no Mural Público </w:t>
      </w:r>
    </w:p>
    <w:p w14:paraId="082B5DF6" w14:textId="45C13708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Exibição pública: ao enviar sua resposta, </w:t>
      </w:r>
      <w:r>
        <w:rPr>
          <w:b/>
          <w:bCs/>
          <w:color w:val="1F1F1F"/>
          <w:sz w:val="22"/>
          <w:szCs w:val="22"/>
        </w:rPr>
        <w:t xml:space="preserve">apenas o seu primeiro nome </w:t>
      </w:r>
      <w:r>
        <w:rPr>
          <w:color w:val="1F1F1F"/>
          <w:sz w:val="22"/>
          <w:szCs w:val="22"/>
        </w:rPr>
        <w:t xml:space="preserve">e a </w:t>
      </w:r>
      <w:r>
        <w:rPr>
          <w:b/>
          <w:bCs/>
          <w:color w:val="1F1F1F"/>
          <w:sz w:val="22"/>
          <w:szCs w:val="22"/>
        </w:rPr>
        <w:t xml:space="preserve">música escolhida </w:t>
      </w:r>
      <w:r>
        <w:rPr>
          <w:color w:val="1F1F1F"/>
          <w:sz w:val="22"/>
          <w:szCs w:val="22"/>
        </w:rPr>
        <w:t xml:space="preserve">serão exibidos em um mural virtual visível para todos os visitantes do site. </w:t>
      </w:r>
    </w:p>
    <w:p w14:paraId="10476DB5" w14:textId="77777777" w:rsidR="005210E9" w:rsidRDefault="005210E9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26D0B5D3" w14:textId="793CC5CE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</w:t>
      </w:r>
      <w:r>
        <w:rPr>
          <w:b/>
          <w:bCs/>
          <w:color w:val="1F1F1F"/>
          <w:sz w:val="22"/>
          <w:szCs w:val="22"/>
        </w:rPr>
        <w:t xml:space="preserve">Privacidade do sobrenome: </w:t>
      </w:r>
      <w:r>
        <w:rPr>
          <w:color w:val="1F1F1F"/>
          <w:sz w:val="22"/>
          <w:szCs w:val="22"/>
        </w:rPr>
        <w:t xml:space="preserve">seu sobrenome e seu endereço de e-mail </w:t>
      </w:r>
      <w:r>
        <w:rPr>
          <w:b/>
          <w:bCs/>
          <w:color w:val="1F1F1F"/>
          <w:sz w:val="22"/>
          <w:szCs w:val="22"/>
        </w:rPr>
        <w:t xml:space="preserve">não </w:t>
      </w:r>
      <w:r>
        <w:rPr>
          <w:color w:val="1F1F1F"/>
          <w:sz w:val="22"/>
          <w:szCs w:val="22"/>
        </w:rPr>
        <w:t xml:space="preserve">serão exibidos no mural público. </w:t>
      </w:r>
    </w:p>
    <w:p w14:paraId="2FDC3393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2DB369AB" w14:textId="5B48F1ED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1.3. Inclusão de músicas na playlist do Senac EAD </w:t>
      </w:r>
    </w:p>
    <w:p w14:paraId="56E981BD" w14:textId="1F4885A2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A música selecionada por você poderá integrar uma </w:t>
      </w:r>
      <w:proofErr w:type="gramStart"/>
      <w:r w:rsidRPr="005210E9">
        <w:rPr>
          <w:i/>
          <w:iCs/>
          <w:color w:val="1F1F1F"/>
          <w:sz w:val="22"/>
          <w:szCs w:val="22"/>
        </w:rPr>
        <w:t>playlist</w:t>
      </w:r>
      <w:r>
        <w:rPr>
          <w:color w:val="1F1F1F"/>
          <w:sz w:val="22"/>
          <w:szCs w:val="22"/>
        </w:rPr>
        <w:t xml:space="preserve"> oficial</w:t>
      </w:r>
      <w:proofErr w:type="gramEnd"/>
      <w:r>
        <w:rPr>
          <w:color w:val="1F1F1F"/>
          <w:sz w:val="22"/>
          <w:szCs w:val="22"/>
        </w:rPr>
        <w:t xml:space="preserve"> e pública do Senac EAD em plataformas de </w:t>
      </w:r>
      <w:r w:rsidRPr="005210E9">
        <w:rPr>
          <w:i/>
          <w:iCs/>
          <w:color w:val="1F1F1F"/>
          <w:sz w:val="22"/>
          <w:szCs w:val="22"/>
        </w:rPr>
        <w:t>streaming</w:t>
      </w:r>
      <w:r>
        <w:rPr>
          <w:color w:val="1F1F1F"/>
          <w:sz w:val="22"/>
          <w:szCs w:val="22"/>
        </w:rPr>
        <w:t xml:space="preserve"> de áudio.</w:t>
      </w:r>
    </w:p>
    <w:p w14:paraId="4BDC4F22" w14:textId="77777777" w:rsidR="005210E9" w:rsidRDefault="005210E9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75E2A8A9" w14:textId="20AFC02C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</w:t>
      </w:r>
      <w:r>
        <w:rPr>
          <w:b/>
          <w:bCs/>
          <w:color w:val="1F1F1F"/>
          <w:sz w:val="22"/>
          <w:szCs w:val="22"/>
        </w:rPr>
        <w:t xml:space="preserve">Anonimato na </w:t>
      </w:r>
      <w:proofErr w:type="gramStart"/>
      <w:r w:rsidRPr="005210E9">
        <w:rPr>
          <w:b/>
          <w:bCs/>
          <w:i/>
          <w:iCs/>
          <w:color w:val="1F1F1F"/>
          <w:sz w:val="22"/>
          <w:szCs w:val="22"/>
        </w:rPr>
        <w:t>playlist</w:t>
      </w:r>
      <w:proofErr w:type="gramEnd"/>
      <w:r>
        <w:rPr>
          <w:b/>
          <w:bCs/>
          <w:color w:val="1F1F1F"/>
          <w:sz w:val="22"/>
          <w:szCs w:val="22"/>
        </w:rPr>
        <w:t xml:space="preserve">: </w:t>
      </w:r>
      <w:r w:rsidRPr="00A8610D">
        <w:rPr>
          <w:color w:val="1F1F1F"/>
          <w:sz w:val="22"/>
          <w:szCs w:val="22"/>
        </w:rPr>
        <w:t xml:space="preserve">a </w:t>
      </w:r>
      <w:r>
        <w:rPr>
          <w:color w:val="1F1F1F"/>
          <w:sz w:val="22"/>
          <w:szCs w:val="22"/>
        </w:rPr>
        <w:t xml:space="preserve">inclusão da faixa na </w:t>
      </w:r>
      <w:proofErr w:type="gramStart"/>
      <w:r w:rsidRPr="005210E9">
        <w:rPr>
          <w:i/>
          <w:iCs/>
          <w:color w:val="1F1F1F"/>
          <w:sz w:val="22"/>
          <w:szCs w:val="22"/>
        </w:rPr>
        <w:t>playlist</w:t>
      </w:r>
      <w:proofErr w:type="gramEnd"/>
      <w:r>
        <w:rPr>
          <w:color w:val="1F1F1F"/>
          <w:sz w:val="22"/>
          <w:szCs w:val="22"/>
        </w:rPr>
        <w:t xml:space="preserve"> ocorrerá de forma totalmente </w:t>
      </w:r>
      <w:r>
        <w:rPr>
          <w:b/>
          <w:bCs/>
          <w:color w:val="1F1F1F"/>
          <w:sz w:val="22"/>
          <w:szCs w:val="22"/>
        </w:rPr>
        <w:t>anônima</w:t>
      </w:r>
      <w:r>
        <w:rPr>
          <w:color w:val="1F1F1F"/>
          <w:sz w:val="22"/>
          <w:szCs w:val="22"/>
        </w:rPr>
        <w:t xml:space="preserve">. Não haverá menção ou vínculo direto ao seu nome, e-mail ou dados pessoais na plataforma de áudio externa. </w:t>
      </w:r>
    </w:p>
    <w:p w14:paraId="136D5754" w14:textId="77777777" w:rsidR="00A8610D" w:rsidRDefault="00A8610D" w:rsidP="00A8610D">
      <w:pPr>
        <w:pStyle w:val="Default"/>
        <w:spacing w:line="360" w:lineRule="auto"/>
        <w:jc w:val="both"/>
        <w:rPr>
          <w:ins w:id="0" w:author="Pedro Frias" w:date="2026-10-14T16:22:00Z" w16du:dateUtc="2026-10-14T19:22:00Z"/>
          <w:color w:val="1F1F1F"/>
          <w:sz w:val="22"/>
          <w:szCs w:val="22"/>
        </w:rPr>
      </w:pPr>
    </w:p>
    <w:p w14:paraId="1022AE38" w14:textId="77777777" w:rsidR="005210E9" w:rsidRDefault="005210E9" w:rsidP="00A8610D">
      <w:pPr>
        <w:pStyle w:val="Default"/>
        <w:spacing w:line="360" w:lineRule="auto"/>
        <w:jc w:val="both"/>
        <w:rPr>
          <w:ins w:id="1" w:author="Pedro Frias" w:date="2026-10-14T16:22:00Z" w16du:dateUtc="2026-10-14T19:22:00Z"/>
          <w:color w:val="1F1F1F"/>
          <w:sz w:val="22"/>
          <w:szCs w:val="22"/>
        </w:rPr>
      </w:pPr>
    </w:p>
    <w:p w14:paraId="2A707645" w14:textId="77777777" w:rsidR="005210E9" w:rsidRDefault="005210E9" w:rsidP="00A8610D">
      <w:pPr>
        <w:pStyle w:val="Default"/>
        <w:spacing w:line="360" w:lineRule="auto"/>
        <w:jc w:val="both"/>
        <w:rPr>
          <w:ins w:id="2" w:author="Pedro Frias" w:date="2026-10-14T16:22:00Z" w16du:dateUtc="2026-10-14T19:22:00Z"/>
          <w:color w:val="1F1F1F"/>
          <w:sz w:val="22"/>
          <w:szCs w:val="22"/>
        </w:rPr>
      </w:pPr>
    </w:p>
    <w:p w14:paraId="6A291F33" w14:textId="77777777" w:rsidR="005210E9" w:rsidRDefault="005210E9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64BBF5C6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lastRenderedPageBreak/>
        <w:t xml:space="preserve">2. POLÍTICA DE PRIVACIDADE E PROTEÇÃO DE DADOS (LGPD) </w:t>
      </w:r>
    </w:p>
    <w:p w14:paraId="19D098FB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O Senac EAD está comprometido com a segurança e a transparência no tratamento dos seus dados pessoais, em conformidade com a Lei Geral de Proteção de Dados Pessoais (Lei nº 13.709/2018). </w:t>
      </w:r>
    </w:p>
    <w:p w14:paraId="4EC1AAEA" w14:textId="77777777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728985CF" w14:textId="452C0D12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2.1. Dados pessoais coletados </w:t>
      </w:r>
    </w:p>
    <w:p w14:paraId="41DD99F5" w14:textId="77777777" w:rsidR="005210E9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Coletamos apenas os dados estritamente necessários para a execução desta experiência:</w:t>
      </w:r>
    </w:p>
    <w:p w14:paraId="20DF51FC" w14:textId="5DD4A57D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 </w:t>
      </w:r>
    </w:p>
    <w:p w14:paraId="3258E6B9" w14:textId="4AE69F52" w:rsidR="00A8610D" w:rsidRDefault="00A8610D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</w:t>
      </w:r>
      <w:r>
        <w:rPr>
          <w:b/>
          <w:bCs/>
          <w:color w:val="1F1F1F"/>
          <w:sz w:val="22"/>
          <w:szCs w:val="22"/>
        </w:rPr>
        <w:t xml:space="preserve">Nome completo: </w:t>
      </w:r>
      <w:r w:rsidRPr="00A8610D">
        <w:rPr>
          <w:color w:val="1F1F1F"/>
          <w:sz w:val="22"/>
          <w:szCs w:val="22"/>
        </w:rPr>
        <w:t>u</w:t>
      </w:r>
      <w:r>
        <w:rPr>
          <w:color w:val="1F1F1F"/>
          <w:sz w:val="22"/>
          <w:szCs w:val="22"/>
        </w:rPr>
        <w:t xml:space="preserve">tilizado para identificar você na plataforma e para extrair o </w:t>
      </w:r>
      <w:r>
        <w:rPr>
          <w:b/>
          <w:bCs/>
          <w:color w:val="1F1F1F"/>
          <w:sz w:val="22"/>
          <w:szCs w:val="22"/>
        </w:rPr>
        <w:t xml:space="preserve">primeiro nome </w:t>
      </w:r>
      <w:r>
        <w:rPr>
          <w:color w:val="1F1F1F"/>
          <w:sz w:val="22"/>
          <w:szCs w:val="22"/>
        </w:rPr>
        <w:t xml:space="preserve">exibido no mural público. </w:t>
      </w:r>
    </w:p>
    <w:p w14:paraId="4CF6FE5E" w14:textId="77777777" w:rsidR="005210E9" w:rsidRDefault="005210E9" w:rsidP="00A8610D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3E6FEAFE" w14:textId="77777777" w:rsidR="005210E9" w:rsidRDefault="00A8610D" w:rsidP="00A8610D">
      <w:pPr>
        <w:pStyle w:val="Default"/>
        <w:spacing w:line="360" w:lineRule="auto"/>
        <w:jc w:val="both"/>
        <w:rPr>
          <w:ins w:id="3" w:author="Viviane Costa" w:date="2026-10-15T16:21:00Z" w16du:dateUtc="2026-10-15T19:21:00Z"/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</w:t>
      </w:r>
      <w:r>
        <w:rPr>
          <w:b/>
          <w:bCs/>
          <w:color w:val="1F1F1F"/>
          <w:sz w:val="22"/>
          <w:szCs w:val="22"/>
        </w:rPr>
        <w:t xml:space="preserve">E-mail: </w:t>
      </w:r>
      <w:r>
        <w:rPr>
          <w:color w:val="1F1F1F"/>
          <w:sz w:val="22"/>
          <w:szCs w:val="22"/>
        </w:rPr>
        <w:t>utilizado para identificação e eventual contato por parte do Senac EAD.</w:t>
      </w:r>
    </w:p>
    <w:p w14:paraId="3FBB3427" w14:textId="77777777" w:rsidR="00C62166" w:rsidRDefault="00C62166" w:rsidP="00C62166">
      <w:pPr>
        <w:pStyle w:val="Default"/>
        <w:spacing w:line="360" w:lineRule="auto"/>
        <w:jc w:val="both"/>
        <w:rPr>
          <w:ins w:id="4" w:author="Viviane Costa" w:date="2026-10-15T16:21:00Z" w16du:dateUtc="2026-10-15T19:21:00Z"/>
          <w:color w:val="1F1F1F"/>
          <w:sz w:val="22"/>
          <w:szCs w:val="22"/>
        </w:rPr>
      </w:pPr>
    </w:p>
    <w:p w14:paraId="3A9CE4D7" w14:textId="463A597E" w:rsidR="00C62166" w:rsidDel="00C62166" w:rsidRDefault="00C62166" w:rsidP="00C62166">
      <w:pPr>
        <w:pStyle w:val="Default"/>
        <w:spacing w:line="360" w:lineRule="auto"/>
        <w:jc w:val="both"/>
        <w:rPr>
          <w:del w:id="5" w:author="Viviane Costa" w:date="2026-10-15T16:21:00Z" w16du:dateUtc="2026-10-15T19:21:00Z"/>
          <w:color w:val="1F1F1F"/>
          <w:sz w:val="22"/>
          <w:szCs w:val="22"/>
        </w:rPr>
      </w:pPr>
    </w:p>
    <w:p w14:paraId="73BBA704" w14:textId="3777906D" w:rsidR="00A8610D" w:rsidDel="00C62166" w:rsidRDefault="00A8610D" w:rsidP="00A8610D">
      <w:pPr>
        <w:pStyle w:val="Default"/>
        <w:spacing w:line="360" w:lineRule="auto"/>
        <w:jc w:val="both"/>
        <w:rPr>
          <w:del w:id="6" w:author="Viviane Costa" w:date="2026-10-15T16:21:00Z" w16du:dateUtc="2026-10-15T19:21:00Z"/>
          <w:color w:val="1F1F1F"/>
          <w:sz w:val="22"/>
          <w:szCs w:val="22"/>
        </w:rPr>
      </w:pPr>
      <w:del w:id="7" w:author="Viviane Costa" w:date="2026-10-15T16:21:00Z" w16du:dateUtc="2026-10-15T19:21:00Z">
        <w:r w:rsidDel="00C62166">
          <w:rPr>
            <w:color w:val="1F1F1F"/>
            <w:sz w:val="22"/>
            <w:szCs w:val="22"/>
          </w:rPr>
          <w:delText xml:space="preserve"> </w:delText>
        </w:r>
      </w:del>
    </w:p>
    <w:p w14:paraId="01032AE2" w14:textId="5BCF6EDD" w:rsidR="00A8610D" w:rsidRDefault="00A8610D" w:rsidP="005210E9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</w:t>
      </w:r>
      <w:r>
        <w:rPr>
          <w:b/>
          <w:bCs/>
          <w:color w:val="1F1F1F"/>
          <w:sz w:val="22"/>
          <w:szCs w:val="22"/>
        </w:rPr>
        <w:t xml:space="preserve">Música selecionada: </w:t>
      </w:r>
      <w:r>
        <w:rPr>
          <w:color w:val="1F1F1F"/>
          <w:sz w:val="22"/>
          <w:szCs w:val="22"/>
        </w:rPr>
        <w:t xml:space="preserve">associada ao seu primeiro nome no mural público e adicionada à </w:t>
      </w:r>
      <w:proofErr w:type="gramStart"/>
      <w:r>
        <w:rPr>
          <w:color w:val="1F1F1F"/>
          <w:sz w:val="22"/>
          <w:szCs w:val="22"/>
        </w:rPr>
        <w:t>playlist</w:t>
      </w:r>
      <w:proofErr w:type="gramEnd"/>
      <w:r>
        <w:rPr>
          <w:color w:val="1F1F1F"/>
          <w:sz w:val="22"/>
          <w:szCs w:val="22"/>
        </w:rPr>
        <w:t xml:space="preserve"> coletiva de forma anônima. </w:t>
      </w:r>
    </w:p>
    <w:p w14:paraId="7190DF43" w14:textId="77777777" w:rsidR="00A8610D" w:rsidRDefault="00A8610D" w:rsidP="00A8610D">
      <w:pPr>
        <w:pStyle w:val="Default"/>
        <w:spacing w:line="360" w:lineRule="auto"/>
        <w:rPr>
          <w:color w:val="1F1F1F"/>
          <w:sz w:val="22"/>
          <w:szCs w:val="22"/>
        </w:rPr>
      </w:pPr>
    </w:p>
    <w:p w14:paraId="5DD21243" w14:textId="16951256" w:rsidR="00A8610D" w:rsidRDefault="00A8610D" w:rsidP="00A8610D">
      <w:pPr>
        <w:pStyle w:val="Default"/>
        <w:spacing w:line="360" w:lineRule="auto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2.2. Finalidade do tratamento dos dados </w:t>
      </w:r>
    </w:p>
    <w:p w14:paraId="5F13828F" w14:textId="77777777" w:rsidR="00A8610D" w:rsidRDefault="00A8610D" w:rsidP="00A8610D">
      <w:pPr>
        <w:pStyle w:val="Default"/>
        <w:spacing w:line="360" w:lineRule="auto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Seus dados serão tratados para as seguintes finalidades: </w:t>
      </w:r>
    </w:p>
    <w:p w14:paraId="491A8D1E" w14:textId="77777777" w:rsidR="005210E9" w:rsidRDefault="005210E9" w:rsidP="00A8610D">
      <w:pPr>
        <w:pStyle w:val="Default"/>
        <w:spacing w:line="360" w:lineRule="auto"/>
        <w:rPr>
          <w:color w:val="1F1F1F"/>
          <w:sz w:val="22"/>
          <w:szCs w:val="22"/>
        </w:rPr>
      </w:pPr>
    </w:p>
    <w:p w14:paraId="0A848936" w14:textId="353401E2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1. </w:t>
      </w:r>
      <w:r>
        <w:rPr>
          <w:b/>
          <w:bCs/>
          <w:color w:val="1F1F1F"/>
          <w:sz w:val="22"/>
          <w:szCs w:val="22"/>
        </w:rPr>
        <w:t xml:space="preserve">Exibição do primeiro nome e música no mural: </w:t>
      </w:r>
      <w:r>
        <w:rPr>
          <w:color w:val="1F1F1F"/>
          <w:sz w:val="22"/>
          <w:szCs w:val="22"/>
        </w:rPr>
        <w:t xml:space="preserve">para dar visibilidade à sua conquista na experiência digital. </w:t>
      </w:r>
    </w:p>
    <w:p w14:paraId="19908741" w14:textId="77777777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58A189A6" w14:textId="7AB61A5A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2. </w:t>
      </w:r>
      <w:r>
        <w:rPr>
          <w:b/>
          <w:bCs/>
          <w:color w:val="1F1F1F"/>
          <w:sz w:val="22"/>
          <w:szCs w:val="22"/>
        </w:rPr>
        <w:t xml:space="preserve">Construção da </w:t>
      </w:r>
      <w:proofErr w:type="gramStart"/>
      <w:r w:rsidRPr="005210E9">
        <w:rPr>
          <w:b/>
          <w:bCs/>
          <w:i/>
          <w:iCs/>
          <w:color w:val="1F1F1F"/>
          <w:sz w:val="22"/>
          <w:szCs w:val="22"/>
        </w:rPr>
        <w:t>Playlist</w:t>
      </w:r>
      <w:r>
        <w:rPr>
          <w:b/>
          <w:bCs/>
          <w:color w:val="1F1F1F"/>
          <w:sz w:val="22"/>
          <w:szCs w:val="22"/>
        </w:rPr>
        <w:t xml:space="preserve"> Oficial</w:t>
      </w:r>
      <w:proofErr w:type="gramEnd"/>
      <w:r>
        <w:rPr>
          <w:b/>
          <w:bCs/>
          <w:color w:val="1F1F1F"/>
          <w:sz w:val="22"/>
          <w:szCs w:val="22"/>
        </w:rPr>
        <w:t xml:space="preserve">: </w:t>
      </w:r>
      <w:r>
        <w:rPr>
          <w:color w:val="1F1F1F"/>
          <w:sz w:val="22"/>
          <w:szCs w:val="22"/>
        </w:rPr>
        <w:t xml:space="preserve">para mapear as músicas escolhidas pelos participantes e compor a playlist do Senac EAD. </w:t>
      </w:r>
    </w:p>
    <w:p w14:paraId="482A989F" w14:textId="77777777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252DD425" w14:textId="1234C160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3. </w:t>
      </w:r>
      <w:r>
        <w:rPr>
          <w:b/>
          <w:bCs/>
          <w:color w:val="1F1F1F"/>
          <w:sz w:val="22"/>
          <w:szCs w:val="22"/>
        </w:rPr>
        <w:t xml:space="preserve">Comunicação do Senac EAD: </w:t>
      </w:r>
      <w:r>
        <w:rPr>
          <w:color w:val="1F1F1F"/>
          <w:sz w:val="22"/>
          <w:szCs w:val="22"/>
        </w:rPr>
        <w:t xml:space="preserve">o Senac EAD poderá utilizar o e-mail cadastrado para entrar em contato com você sobre novidades, cursos, eventos, campanhas institucionais ou oportunidades acadêmicas. </w:t>
      </w:r>
    </w:p>
    <w:p w14:paraId="6A3054BF" w14:textId="77777777" w:rsidR="00A8610D" w:rsidRDefault="00A8610D" w:rsidP="00A8610D">
      <w:pPr>
        <w:pStyle w:val="Default"/>
        <w:spacing w:line="360" w:lineRule="auto"/>
        <w:rPr>
          <w:color w:val="1F1F1F"/>
          <w:sz w:val="22"/>
          <w:szCs w:val="22"/>
        </w:rPr>
      </w:pPr>
    </w:p>
    <w:p w14:paraId="5B302443" w14:textId="77777777" w:rsidR="00A8610D" w:rsidRDefault="00A8610D" w:rsidP="00A8610D">
      <w:pPr>
        <w:pStyle w:val="Default"/>
        <w:spacing w:line="360" w:lineRule="auto"/>
        <w:rPr>
          <w:color w:val="1F1F1F"/>
          <w:sz w:val="22"/>
          <w:szCs w:val="22"/>
        </w:rPr>
      </w:pPr>
      <w:r>
        <w:rPr>
          <w:b/>
          <w:bCs/>
          <w:color w:val="1F1F1F"/>
          <w:sz w:val="22"/>
          <w:szCs w:val="22"/>
        </w:rPr>
        <w:t xml:space="preserve">2.3. Compartilhamento e Exposição de Dados </w:t>
      </w:r>
    </w:p>
    <w:p w14:paraId="37524781" w14:textId="77777777" w:rsidR="005210E9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</w:t>
      </w:r>
      <w:r>
        <w:rPr>
          <w:b/>
          <w:bCs/>
          <w:color w:val="1F1F1F"/>
          <w:sz w:val="22"/>
          <w:szCs w:val="22"/>
        </w:rPr>
        <w:t xml:space="preserve">Dados públicos no site: </w:t>
      </w:r>
      <w:r>
        <w:rPr>
          <w:color w:val="1F1F1F"/>
          <w:sz w:val="22"/>
          <w:szCs w:val="22"/>
        </w:rPr>
        <w:t xml:space="preserve">somente o seu </w:t>
      </w:r>
      <w:r>
        <w:rPr>
          <w:b/>
          <w:bCs/>
          <w:color w:val="1F1F1F"/>
          <w:sz w:val="22"/>
          <w:szCs w:val="22"/>
        </w:rPr>
        <w:t xml:space="preserve">primeiro nome </w:t>
      </w:r>
      <w:r>
        <w:rPr>
          <w:color w:val="1F1F1F"/>
          <w:sz w:val="22"/>
          <w:szCs w:val="22"/>
        </w:rPr>
        <w:t xml:space="preserve">e a </w:t>
      </w:r>
      <w:r>
        <w:rPr>
          <w:b/>
          <w:bCs/>
          <w:color w:val="1F1F1F"/>
          <w:sz w:val="22"/>
          <w:szCs w:val="22"/>
        </w:rPr>
        <w:t xml:space="preserve">música escolhida </w:t>
      </w:r>
      <w:r>
        <w:rPr>
          <w:color w:val="1F1F1F"/>
          <w:sz w:val="22"/>
          <w:szCs w:val="22"/>
        </w:rPr>
        <w:t>ficarão expostos publicamente na plataforma.</w:t>
      </w:r>
    </w:p>
    <w:p w14:paraId="60EC085D" w14:textId="1AA4976F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 </w:t>
      </w:r>
    </w:p>
    <w:p w14:paraId="410FB760" w14:textId="69E15085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</w:t>
      </w:r>
      <w:r>
        <w:rPr>
          <w:b/>
          <w:bCs/>
          <w:color w:val="1F1F1F"/>
          <w:sz w:val="22"/>
          <w:szCs w:val="22"/>
        </w:rPr>
        <w:t xml:space="preserve">Uso interno: </w:t>
      </w:r>
      <w:r>
        <w:rPr>
          <w:color w:val="1F1F1F"/>
          <w:sz w:val="22"/>
          <w:szCs w:val="22"/>
        </w:rPr>
        <w:t xml:space="preserve">seu e-mail e nome completo serão armazenados em ambiente seguro e de acesso restrito à equipe do Senac EAD, não sendo comercializados nem compartilhados com terceiros sem autorização prévia, salvo por obrigação legal. </w:t>
      </w:r>
    </w:p>
    <w:p w14:paraId="6C8F89DD" w14:textId="77777777" w:rsidR="005210E9" w:rsidRDefault="005210E9" w:rsidP="00F42AE8">
      <w:pPr>
        <w:pStyle w:val="Default"/>
        <w:spacing w:line="360" w:lineRule="auto"/>
        <w:jc w:val="both"/>
        <w:rPr>
          <w:ins w:id="8" w:author="Pedro Frias" w:date="2026-10-14T16:21:00Z" w16du:dateUtc="2026-10-14T19:21:00Z"/>
          <w:color w:val="1F1F1F"/>
          <w:sz w:val="22"/>
          <w:szCs w:val="22"/>
        </w:rPr>
      </w:pPr>
    </w:p>
    <w:p w14:paraId="35B48269" w14:textId="77777777" w:rsidR="005210E9" w:rsidRDefault="005210E9" w:rsidP="00F42AE8">
      <w:pPr>
        <w:pStyle w:val="Default"/>
        <w:spacing w:line="360" w:lineRule="auto"/>
        <w:jc w:val="both"/>
        <w:rPr>
          <w:ins w:id="9" w:author="Pedro Frias" w:date="2026-10-14T16:21:00Z" w16du:dateUtc="2026-10-14T19:21:00Z"/>
          <w:color w:val="1F1F1F"/>
          <w:sz w:val="22"/>
          <w:szCs w:val="22"/>
        </w:rPr>
      </w:pPr>
    </w:p>
    <w:p w14:paraId="3AC420BF" w14:textId="77777777" w:rsidR="005210E9" w:rsidRDefault="005210E9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3E90CB24" w14:textId="753C4020" w:rsidR="005210E9" w:rsidRDefault="005210E9" w:rsidP="00F42AE8">
      <w:pPr>
        <w:pStyle w:val="Default"/>
        <w:spacing w:line="360" w:lineRule="auto"/>
        <w:jc w:val="both"/>
        <w:rPr>
          <w:ins w:id="10" w:author="Pedro Frias" w:date="2026-10-14T16:21:00Z" w16du:dateUtc="2026-10-14T19:21:00Z"/>
          <w:b/>
          <w:bCs/>
          <w:color w:val="1F1F1F"/>
          <w:sz w:val="22"/>
          <w:szCs w:val="22"/>
        </w:rPr>
      </w:pPr>
      <w:ins w:id="11" w:author="Pedro Frias" w:date="2026-10-14T16:20:00Z" w16du:dateUtc="2026-10-14T19:20:00Z">
        <w:r>
          <w:rPr>
            <w:b/>
            <w:bCs/>
            <w:color w:val="1F1F1F"/>
            <w:sz w:val="22"/>
            <w:szCs w:val="22"/>
          </w:rPr>
          <w:lastRenderedPageBreak/>
          <w:t xml:space="preserve">2.4. Direitos </w:t>
        </w:r>
      </w:ins>
      <w:ins w:id="12" w:author="Pedro Frias" w:date="2026-10-14T16:21:00Z" w16du:dateUtc="2026-10-14T19:21:00Z">
        <w:r>
          <w:rPr>
            <w:b/>
            <w:bCs/>
            <w:color w:val="1F1F1F"/>
            <w:sz w:val="22"/>
            <w:szCs w:val="22"/>
          </w:rPr>
          <w:t>do Titular</w:t>
        </w:r>
      </w:ins>
    </w:p>
    <w:p w14:paraId="613A14A1" w14:textId="4AA00A97" w:rsidR="005210E9" w:rsidRPr="005210E9" w:rsidRDefault="005210E9" w:rsidP="005210E9">
      <w:pPr>
        <w:pStyle w:val="Default"/>
        <w:spacing w:line="360" w:lineRule="auto"/>
        <w:jc w:val="both"/>
        <w:rPr>
          <w:ins w:id="13" w:author="Pedro Frias" w:date="2026-10-14T16:21:00Z"/>
          <w:color w:val="1F1F1F"/>
          <w:sz w:val="22"/>
          <w:szCs w:val="22"/>
        </w:rPr>
      </w:pPr>
      <w:ins w:id="14" w:author="Pedro Frias" w:date="2026-10-14T16:21:00Z">
        <w:r w:rsidRPr="005210E9">
          <w:rPr>
            <w:color w:val="1F1F1F"/>
            <w:sz w:val="22"/>
            <w:szCs w:val="22"/>
          </w:rPr>
          <w:t>O participante poderá, a qualquer tempo, solicitar a exclusão de seus dados pessoais tratados no âmbito desta experiência digital, bem como requerer a remoção de sua participação do mural público e o descadastramento de comunicações futuras. As solicitações poderão ser encaminhadas pelos canais de atendimento do Senac EAD</w:t>
        </w:r>
      </w:ins>
      <w:ins w:id="15" w:author="Viviane Costa" w:date="2026-10-15T16:17:00Z" w16du:dateUtc="2026-10-15T19:17:00Z">
        <w:r w:rsidR="00EE7EF9">
          <w:rPr>
            <w:color w:val="1F1F1F"/>
            <w:sz w:val="22"/>
            <w:szCs w:val="22"/>
          </w:rPr>
          <w:t xml:space="preserve"> (</w:t>
        </w:r>
      </w:ins>
      <w:ins w:id="16" w:author="Viviane Costa" w:date="2026-10-15T16:18:00Z" w16du:dateUtc="2026-10-15T19:18:00Z">
        <w:r w:rsidR="00EE7EF9">
          <w:rPr>
            <w:color w:val="1F1F1F"/>
            <w:sz w:val="22"/>
            <w:szCs w:val="22"/>
          </w:rPr>
          <w:t xml:space="preserve">4090-1040 </w:t>
        </w:r>
      </w:ins>
      <w:ins w:id="17" w:author="Viviane Costa" w:date="2026-10-15T16:20:00Z" w16du:dateUtc="2026-10-15T19:20:00Z">
        <w:r w:rsidR="00EE7EF9">
          <w:rPr>
            <w:color w:val="1F1F1F"/>
            <w:sz w:val="22"/>
            <w:szCs w:val="22"/>
          </w:rPr>
          <w:t>–</w:t>
        </w:r>
      </w:ins>
      <w:ins w:id="18" w:author="Viviane Costa" w:date="2026-10-15T16:18:00Z" w16du:dateUtc="2026-10-15T19:18:00Z">
        <w:r w:rsidR="00EE7EF9">
          <w:rPr>
            <w:color w:val="1F1F1F"/>
            <w:sz w:val="22"/>
            <w:szCs w:val="22"/>
          </w:rPr>
          <w:t xml:space="preserve"> para capitais e regiões metropolitanas </w:t>
        </w:r>
      </w:ins>
      <w:ins w:id="19" w:author="Viviane Costa" w:date="2026-10-15T16:20:00Z" w16du:dateUtc="2026-10-15T19:20:00Z">
        <w:r w:rsidR="00EE7EF9">
          <w:rPr>
            <w:color w:val="1F1F1F"/>
            <w:sz w:val="22"/>
            <w:szCs w:val="22"/>
          </w:rPr>
          <w:t>–</w:t>
        </w:r>
      </w:ins>
      <w:ins w:id="20" w:author="Viviane Costa" w:date="2026-10-15T16:19:00Z" w16du:dateUtc="2026-10-15T19:19:00Z">
        <w:r w:rsidR="00EE7EF9">
          <w:rPr>
            <w:color w:val="1F1F1F"/>
            <w:sz w:val="22"/>
            <w:szCs w:val="22"/>
          </w:rPr>
          <w:t xml:space="preserve"> </w:t>
        </w:r>
      </w:ins>
      <w:ins w:id="21" w:author="Viviane Costa" w:date="2026-10-15T16:18:00Z" w16du:dateUtc="2026-10-15T19:18:00Z">
        <w:r w:rsidR="00EE7EF9">
          <w:rPr>
            <w:color w:val="1F1F1F"/>
            <w:sz w:val="22"/>
            <w:szCs w:val="22"/>
          </w:rPr>
          <w:t xml:space="preserve">e 0800-777-3622 – para </w:t>
        </w:r>
      </w:ins>
      <w:ins w:id="22" w:author="Viviane Costa" w:date="2026-10-15T16:19:00Z" w16du:dateUtc="2026-10-15T19:19:00Z">
        <w:r w:rsidR="00EE7EF9">
          <w:rPr>
            <w:color w:val="1F1F1F"/>
            <w:sz w:val="22"/>
            <w:szCs w:val="22"/>
          </w:rPr>
          <w:t xml:space="preserve">as </w:t>
        </w:r>
      </w:ins>
      <w:ins w:id="23" w:author="Viviane Costa" w:date="2026-10-15T16:18:00Z" w16du:dateUtc="2026-10-15T19:18:00Z">
        <w:r w:rsidR="00EE7EF9">
          <w:rPr>
            <w:color w:val="1F1F1F"/>
            <w:sz w:val="22"/>
            <w:szCs w:val="22"/>
          </w:rPr>
          <w:t>demais regiões)</w:t>
        </w:r>
      </w:ins>
      <w:ins w:id="24" w:author="Pedro Frias" w:date="2026-10-14T16:21:00Z">
        <w:r w:rsidRPr="005210E9">
          <w:rPr>
            <w:color w:val="1F1F1F"/>
            <w:sz w:val="22"/>
            <w:szCs w:val="22"/>
          </w:rPr>
          <w:t>, observadas as hipóteses legais que autorizem a manutenção dos dados.</w:t>
        </w:r>
      </w:ins>
    </w:p>
    <w:p w14:paraId="12FAB04D" w14:textId="77777777" w:rsidR="00A8610D" w:rsidRDefault="00A8610D" w:rsidP="00A8610D">
      <w:pPr>
        <w:pStyle w:val="Default"/>
        <w:spacing w:line="360" w:lineRule="auto"/>
        <w:rPr>
          <w:color w:val="1F1F1F"/>
          <w:sz w:val="22"/>
          <w:szCs w:val="22"/>
        </w:rPr>
      </w:pPr>
    </w:p>
    <w:p w14:paraId="364A25F5" w14:textId="77777777" w:rsidR="00A8610D" w:rsidRDefault="00A8610D" w:rsidP="00F42AE8">
      <w:pPr>
        <w:pStyle w:val="Default"/>
        <w:spacing w:line="360" w:lineRule="auto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3. DISPOSIÇÕES GERAIS </w:t>
      </w:r>
    </w:p>
    <w:p w14:paraId="559EF361" w14:textId="77777777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O Senac EAD reserva-se o direito de remover do mural qualquer publicação cujo nome ou conteúdo da música seja inadequado, ofensivo ou viole direitos de terceiros. </w:t>
      </w:r>
    </w:p>
    <w:p w14:paraId="62AE8BB3" w14:textId="77777777" w:rsidR="005210E9" w:rsidRDefault="005210E9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</w:p>
    <w:p w14:paraId="4DEBC61A" w14:textId="77777777" w:rsidR="00A8610D" w:rsidRDefault="00A8610D" w:rsidP="00F42AE8">
      <w:pPr>
        <w:pStyle w:val="Default"/>
        <w:spacing w:line="360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● Esta Política de Privacidade poderá ser atualizada a qualquer momento para refletir melhorias no ambiente digital. </w:t>
      </w:r>
    </w:p>
    <w:p w14:paraId="4EEEE32B" w14:textId="77777777" w:rsidR="00A8610D" w:rsidRDefault="00A8610D" w:rsidP="00A8610D">
      <w:pPr>
        <w:spacing w:after="0" w:line="360" w:lineRule="auto"/>
      </w:pPr>
    </w:p>
    <w:sectPr w:rsidR="00A8610D" w:rsidSect="00A8610D">
      <w:pgSz w:w="11920" w:h="17340"/>
      <w:pgMar w:top="1440" w:right="1080" w:bottom="1440" w:left="108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45AF"/>
    <w:multiLevelType w:val="hybridMultilevel"/>
    <w:tmpl w:val="F6EA2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8308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dro Frias">
    <w15:presenceInfo w15:providerId="None" w15:userId="Pedro Frias"/>
  </w15:person>
  <w15:person w15:author="Viviane Costa">
    <w15:presenceInfo w15:providerId="AD" w15:userId="S::Viviane.Costa@sp.senac.br::e090d738-f398-4459-8a5b-40c8d2eecc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10D"/>
    <w:rsid w:val="0027279D"/>
    <w:rsid w:val="003C1B6A"/>
    <w:rsid w:val="005210E9"/>
    <w:rsid w:val="00560EC4"/>
    <w:rsid w:val="00A8610D"/>
    <w:rsid w:val="00C442D6"/>
    <w:rsid w:val="00C62166"/>
    <w:rsid w:val="00E07E26"/>
    <w:rsid w:val="00E8698F"/>
    <w:rsid w:val="00EE7EF9"/>
    <w:rsid w:val="00F42AE8"/>
    <w:rsid w:val="00F7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5A6F8"/>
  <w15:chartTrackingRefBased/>
  <w15:docId w15:val="{0070959F-C5AB-42A4-85F5-11585EB5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6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61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6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61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6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6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61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61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61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61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610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8610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Reviso">
    <w:name w:val="Revision"/>
    <w:hidden/>
    <w:uiPriority w:val="99"/>
    <w:semiHidden/>
    <w:rsid w:val="005210E9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5210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210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210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210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210E9"/>
    <w:rPr>
      <w:b/>
      <w:bCs/>
      <w:sz w:val="20"/>
      <w:szCs w:val="20"/>
    </w:rPr>
  </w:style>
  <w:style w:type="character" w:customStyle="1" w:styleId="color-orange">
    <w:name w:val="color-orange"/>
    <w:basedOn w:val="Fontepargpadro"/>
    <w:rsid w:val="00EE7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607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Costa</dc:creator>
  <cp:keywords/>
  <dc:description/>
  <cp:lastModifiedBy>Viviane Costa</cp:lastModifiedBy>
  <cp:revision>6</cp:revision>
  <dcterms:created xsi:type="dcterms:W3CDTF">2026-10-15T19:20:00Z</dcterms:created>
  <dcterms:modified xsi:type="dcterms:W3CDTF">2026-10-15T19:25:00Z</dcterms:modified>
</cp:coreProperties>
</file>